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101DB">
      <w:pPr>
        <w:jc w:val="center"/>
        <w:rPr>
          <w:rFonts w:eastAsia="楷体_GB2312"/>
          <w:b/>
          <w:sz w:val="44"/>
          <w:szCs w:val="44"/>
        </w:rPr>
      </w:pPr>
      <w:r>
        <w:rPr>
          <w:rFonts w:eastAsia="楷体_GB2312"/>
          <w:b/>
          <w:sz w:val="44"/>
          <w:szCs w:val="44"/>
        </w:rPr>
        <w:t>暨南大学本科实验报告专用纸</w:t>
      </w:r>
    </w:p>
    <w:p w14:paraId="5F3752DB">
      <w:pPr>
        <w:spacing w:line="420" w:lineRule="exact"/>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hint="eastAsia" w:eastAsia="楷体_GB2312"/>
          <w:sz w:val="28"/>
          <w:szCs w:val="28"/>
          <w:u w:val="single"/>
          <w:lang w:val="en-US" w:eastAsia="zh-CN"/>
        </w:rPr>
        <w:t>计算机视觉</w:t>
      </w:r>
      <w:r>
        <w:rPr>
          <w:rFonts w:hint="eastAsia" w:eastAsia="楷体_GB2312"/>
          <w:sz w:val="28"/>
          <w:szCs w:val="28"/>
          <w:u w:val="single"/>
        </w:rPr>
        <w:t xml:space="preserve">    </w:t>
      </w:r>
      <w:r>
        <w:rPr>
          <w:rFonts w:eastAsia="楷体_GB2312"/>
          <w:sz w:val="28"/>
          <w:szCs w:val="28"/>
        </w:rPr>
        <w:t>指导教师</w:t>
      </w:r>
      <w:r>
        <w:rPr>
          <w:rFonts w:eastAsia="楷体_GB2312"/>
          <w:sz w:val="28"/>
          <w:szCs w:val="28"/>
          <w:u w:val="single"/>
        </w:rPr>
        <w:t xml:space="preserve">   </w:t>
      </w:r>
      <w:r>
        <w:rPr>
          <w:rFonts w:hint="eastAsia" w:eastAsia="楷体_GB2312"/>
          <w:sz w:val="28"/>
          <w:szCs w:val="28"/>
          <w:u w:val="single"/>
          <w:lang w:val="en-US" w:eastAsia="zh-CN"/>
        </w:rPr>
        <w:t>赵乘骥</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rPr>
        <w:t>成绩</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p>
    <w:p w14:paraId="42B04E44">
      <w:pPr>
        <w:spacing w:line="420" w:lineRule="exact"/>
        <w:rPr>
          <w:rFonts w:eastAsia="楷体_GB2312"/>
          <w:sz w:val="28"/>
          <w:szCs w:val="28"/>
        </w:rPr>
      </w:pPr>
      <w:r>
        <w:rPr>
          <w:rFonts w:eastAsia="楷体_GB2312"/>
          <w:sz w:val="28"/>
          <w:szCs w:val="28"/>
        </w:rPr>
        <w:t>实验项目名称</w:t>
      </w:r>
      <w:r>
        <w:rPr>
          <w:rFonts w:hint="eastAsia" w:eastAsia="楷体_GB2312"/>
          <w:sz w:val="28"/>
          <w:szCs w:val="28"/>
          <w:u w:val="single"/>
        </w:rPr>
        <w:t xml:space="preserve">  </w:t>
      </w:r>
      <w:r>
        <w:rPr>
          <w:rFonts w:hint="eastAsia" w:eastAsia="楷体_GB2312"/>
          <w:sz w:val="28"/>
          <w:szCs w:val="28"/>
          <w:u w:val="single"/>
          <w:lang w:val="en-US" w:eastAsia="zh-CN"/>
        </w:rPr>
        <w:t>传统机器学习方法用于图像分类</w:t>
      </w:r>
      <w:r>
        <w:rPr>
          <w:rFonts w:hint="eastAsia" w:eastAsia="楷体_GB2312"/>
          <w:sz w:val="28"/>
          <w:szCs w:val="28"/>
          <w:u w:val="single"/>
        </w:rPr>
        <w:t xml:space="preserve"> </w:t>
      </w:r>
      <w:r>
        <w:rPr>
          <w:rFonts w:eastAsia="楷体_GB2312"/>
          <w:sz w:val="28"/>
          <w:szCs w:val="28"/>
          <w:u w:val="single"/>
        </w:rPr>
        <w:t xml:space="preserve"> </w:t>
      </w:r>
      <w:r>
        <w:rPr>
          <w:rFonts w:eastAsia="楷体_GB2312"/>
          <w:sz w:val="28"/>
          <w:szCs w:val="28"/>
        </w:rPr>
        <w:t>实验项目编号</w:t>
      </w:r>
      <w:r>
        <w:rPr>
          <w:rFonts w:eastAsia="楷体_GB2312"/>
          <w:sz w:val="28"/>
          <w:szCs w:val="28"/>
          <w:u w:val="single"/>
        </w:rPr>
        <w:t xml:space="preserve"> </w:t>
      </w:r>
      <w:r>
        <w:rPr>
          <w:rFonts w:hint="eastAsia" w:eastAsia="楷体_GB2312"/>
          <w:sz w:val="28"/>
          <w:szCs w:val="28"/>
          <w:u w:val="single"/>
        </w:rPr>
        <w:t xml:space="preserve"> </w:t>
      </w:r>
      <w:r>
        <w:rPr>
          <w:rFonts w:hint="eastAsia" w:eastAsia="楷体_GB2312"/>
          <w:sz w:val="28"/>
          <w:szCs w:val="28"/>
          <w:u w:val="single"/>
          <w:lang w:val="en-US" w:eastAsia="zh-CN"/>
        </w:rPr>
        <w:t>实验8</w:t>
      </w:r>
      <w:r>
        <w:rPr>
          <w:rFonts w:hint="eastAsia" w:eastAsia="楷体_GB2312"/>
          <w:sz w:val="28"/>
          <w:szCs w:val="28"/>
          <w:u w:val="single"/>
        </w:rPr>
        <w:t xml:space="preserve">             </w:t>
      </w:r>
      <w:r>
        <w:rPr>
          <w:rFonts w:eastAsia="楷体_GB2312"/>
          <w:sz w:val="28"/>
          <w:szCs w:val="28"/>
          <w:u w:val="single"/>
        </w:rPr>
        <w:t xml:space="preserve">  </w:t>
      </w:r>
    </w:p>
    <w:p w14:paraId="2543DAD2">
      <w:pPr>
        <w:numPr>
          <w:ins w:id="0" w:author="MC SYSTEM" w:date="2006-06-11T14:06:00Z"/>
        </w:numPr>
        <w:spacing w:line="420" w:lineRule="exact"/>
        <w:rPr>
          <w:rFonts w:eastAsia="楷体_GB2312"/>
          <w:sz w:val="28"/>
          <w:szCs w:val="28"/>
          <w:u w:val="single"/>
        </w:rPr>
      </w:pPr>
      <w:r>
        <w:rPr>
          <w:rFonts w:eastAsia="楷体_GB2312"/>
          <w:sz w:val="28"/>
          <w:szCs w:val="28"/>
        </w:rPr>
        <w:t>实验项目类型</w:t>
      </w:r>
      <w:r>
        <w:rPr>
          <w:rFonts w:eastAsia="楷体_GB2312"/>
          <w:sz w:val="28"/>
          <w:szCs w:val="28"/>
          <w:u w:val="single"/>
        </w:rPr>
        <w:t xml:space="preserve"> </w:t>
      </w:r>
      <w:r>
        <w:rPr>
          <w:rFonts w:hint="eastAsia" w:eastAsia="楷体_GB2312"/>
          <w:sz w:val="28"/>
          <w:szCs w:val="28"/>
          <w:u w:val="single"/>
        </w:rPr>
        <w:t>验证</w:t>
      </w:r>
      <w:r>
        <w:rPr>
          <w:rFonts w:eastAsia="楷体_GB2312"/>
          <w:sz w:val="28"/>
          <w:szCs w:val="28"/>
          <w:u w:val="single"/>
        </w:rPr>
        <w:t xml:space="preserve"> </w:t>
      </w:r>
      <w:r>
        <w:rPr>
          <w:rFonts w:eastAsia="楷体_GB2312"/>
          <w:sz w:val="28"/>
          <w:szCs w:val="28"/>
        </w:rPr>
        <w:t>实验地点</w:t>
      </w:r>
      <w:r>
        <w:rPr>
          <w:rFonts w:eastAsia="楷体_GB2312"/>
          <w:sz w:val="28"/>
          <w:szCs w:val="28"/>
          <w:u w:val="single"/>
        </w:rPr>
        <w:t xml:space="preserve">  </w:t>
      </w:r>
      <w:r>
        <w:rPr>
          <w:rFonts w:hint="eastAsia" w:eastAsia="楷体_GB2312"/>
          <w:sz w:val="28"/>
          <w:szCs w:val="28"/>
          <w:u w:val="single"/>
          <w:lang w:val="en-US" w:eastAsia="zh-CN"/>
        </w:rPr>
        <w:t>教108</w:t>
      </w:r>
      <w:r>
        <w:rPr>
          <w:rFonts w:eastAsia="楷体_GB2312"/>
          <w:sz w:val="28"/>
          <w:szCs w:val="28"/>
          <w:u w:val="single"/>
        </w:rPr>
        <w:t xml:space="preserve">   </w:t>
      </w:r>
      <w:r>
        <w:rPr>
          <w:rFonts w:eastAsia="楷体_GB2312"/>
          <w:sz w:val="28"/>
          <w:szCs w:val="28"/>
        </w:rPr>
        <w:t>学院</w:t>
      </w:r>
      <w:r>
        <w:rPr>
          <w:rFonts w:eastAsia="楷体_GB2312"/>
          <w:sz w:val="28"/>
          <w:szCs w:val="28"/>
          <w:u w:val="single"/>
        </w:rPr>
        <w:t xml:space="preserve"> </w:t>
      </w:r>
      <w:r>
        <w:rPr>
          <w:rFonts w:hint="eastAsia" w:eastAsia="楷体_GB2312"/>
          <w:sz w:val="28"/>
          <w:szCs w:val="28"/>
          <w:u w:val="single"/>
          <w:lang w:val="en-US" w:eastAsia="zh-CN"/>
        </w:rPr>
        <w:t>国际能源学院</w:t>
      </w:r>
      <w:r>
        <w:rPr>
          <w:rFonts w:eastAsia="楷体_GB2312"/>
          <w:sz w:val="28"/>
          <w:szCs w:val="28"/>
          <w:u w:val="single"/>
        </w:rPr>
        <w:t xml:space="preserve">  </w:t>
      </w:r>
    </w:p>
    <w:p w14:paraId="207049A0">
      <w:pPr>
        <w:numPr>
          <w:ilvl w:val="0"/>
          <w:numId w:val="0"/>
        </w:numPr>
        <w:rPr>
          <w:rFonts w:hint="eastAsia" w:eastAsia="楷体_GB2312"/>
          <w:sz w:val="28"/>
          <w:szCs w:val="28"/>
        </w:rPr>
      </w:pPr>
      <w:r>
        <w:rPr>
          <w:rFonts w:eastAsia="楷体_GB2312"/>
          <w:sz w:val="28"/>
          <w:szCs w:val="28"/>
        </w:rPr>
        <w:t>专业</w:t>
      </w:r>
      <w:r>
        <w:rPr>
          <w:rFonts w:eastAsia="楷体_GB2312"/>
          <w:sz w:val="28"/>
          <w:szCs w:val="28"/>
          <w:u w:val="single"/>
        </w:rPr>
        <w:t xml:space="preserve"> </w:t>
      </w:r>
      <w:r>
        <w:rPr>
          <w:rFonts w:hint="eastAsia" w:eastAsia="楷体_GB2312"/>
          <w:sz w:val="28"/>
          <w:szCs w:val="28"/>
          <w:u w:val="single"/>
          <w:lang w:val="en-US" w:eastAsia="zh-CN"/>
        </w:rPr>
        <w:t>自动化</w:t>
      </w:r>
      <w:r>
        <w:rPr>
          <w:rFonts w:eastAsia="楷体_GB2312"/>
          <w:sz w:val="28"/>
          <w:szCs w:val="28"/>
          <w:u w:val="single"/>
        </w:rPr>
        <w:t xml:space="preserve">     </w:t>
      </w:r>
      <w:r>
        <w:rPr>
          <w:rFonts w:eastAsia="楷体_GB2312"/>
          <w:sz w:val="28"/>
          <w:szCs w:val="28"/>
        </w:rPr>
        <w:t xml:space="preserve">  学生姓名</w:t>
      </w:r>
      <w:r>
        <w:rPr>
          <w:rFonts w:eastAsia="楷体_GB2312"/>
          <w:sz w:val="28"/>
          <w:szCs w:val="28"/>
          <w:u w:val="single"/>
        </w:rPr>
        <w:t xml:space="preserve"> </w:t>
      </w:r>
      <w:r>
        <w:rPr>
          <w:rFonts w:hint="eastAsia" w:eastAsia="楷体_GB2312"/>
          <w:sz w:val="28"/>
          <w:szCs w:val="28"/>
          <w:u w:val="single"/>
          <w:lang w:val="en-US" w:eastAsia="zh-CN"/>
        </w:rPr>
        <w:t>陈乐轩</w:t>
      </w:r>
      <w:r>
        <w:rPr>
          <w:rFonts w:eastAsia="楷体_GB2312"/>
          <w:sz w:val="28"/>
          <w:szCs w:val="28"/>
          <w:u w:val="single"/>
        </w:rPr>
        <w:t xml:space="preserve">   </w:t>
      </w:r>
      <w:r>
        <w:rPr>
          <w:rFonts w:eastAsia="楷体_GB2312"/>
          <w:sz w:val="28"/>
          <w:szCs w:val="28"/>
        </w:rPr>
        <w:t>学号</w:t>
      </w:r>
      <w:r>
        <w:rPr>
          <w:rFonts w:eastAsia="楷体_GB2312"/>
          <w:sz w:val="28"/>
          <w:szCs w:val="28"/>
          <w:u w:val="single"/>
        </w:rPr>
        <w:t xml:space="preserve">  </w:t>
      </w:r>
      <w:r>
        <w:rPr>
          <w:rFonts w:hint="eastAsia" w:eastAsia="楷体_GB2312"/>
          <w:sz w:val="28"/>
          <w:szCs w:val="28"/>
          <w:u w:val="single"/>
          <w:lang w:val="en-US" w:eastAsia="zh-CN"/>
        </w:rPr>
        <w:t>2023101147</w:t>
      </w:r>
      <w:r>
        <w:rPr>
          <w:rFonts w:eastAsia="楷体_GB2312"/>
          <w:sz w:val="28"/>
          <w:szCs w:val="28"/>
          <w:u w:val="single"/>
        </w:rPr>
        <w:t xml:space="preserve">   </w:t>
      </w:r>
      <w:r>
        <w:rPr>
          <w:rFonts w:eastAsia="楷体_GB2312"/>
          <w:sz w:val="28"/>
          <w:szCs w:val="28"/>
        </w:rPr>
        <w:t>实验时间</w:t>
      </w:r>
      <w:r>
        <w:rPr>
          <w:rFonts w:hint="eastAsia" w:eastAsia="楷体_GB2312"/>
          <w:sz w:val="28"/>
          <w:szCs w:val="28"/>
          <w:u w:val="single"/>
        </w:rPr>
        <w:t xml:space="preserve">  </w:t>
      </w:r>
      <w:r>
        <w:rPr>
          <w:rFonts w:hint="eastAsia" w:eastAsia="楷体_GB2312"/>
          <w:sz w:val="28"/>
          <w:szCs w:val="28"/>
          <w:u w:val="single"/>
          <w:lang w:val="en-US" w:eastAsia="zh-CN"/>
        </w:rPr>
        <w:t>2026</w:t>
      </w:r>
      <w:r>
        <w:rPr>
          <w:rFonts w:hint="eastAsia" w:eastAsia="楷体_GB2312"/>
          <w:sz w:val="28"/>
          <w:szCs w:val="28"/>
          <w:u w:val="single"/>
        </w:rPr>
        <w:t xml:space="preserve">    </w:t>
      </w:r>
      <w:r>
        <w:rPr>
          <w:rFonts w:eastAsia="楷体_GB2312"/>
          <w:sz w:val="28"/>
          <w:szCs w:val="28"/>
        </w:rPr>
        <w:t>年</w:t>
      </w:r>
      <w:r>
        <w:rPr>
          <w:rFonts w:hint="eastAsia" w:eastAsia="楷体_GB2312"/>
          <w:sz w:val="28"/>
          <w:szCs w:val="28"/>
          <w:lang w:val="en-US" w:eastAsia="zh-CN"/>
        </w:rPr>
        <w:t>5</w:t>
      </w:r>
      <w:r>
        <w:rPr>
          <w:rFonts w:eastAsia="楷体_GB2312"/>
          <w:sz w:val="28"/>
          <w:szCs w:val="28"/>
        </w:rPr>
        <w:t>月</w:t>
      </w:r>
      <w:r>
        <w:rPr>
          <w:rFonts w:hint="eastAsia" w:eastAsia="楷体_GB2312"/>
          <w:sz w:val="28"/>
          <w:szCs w:val="28"/>
          <w:lang w:val="en-US" w:eastAsia="zh-CN"/>
        </w:rPr>
        <w:t>8</w:t>
      </w:r>
      <w:r>
        <w:rPr>
          <w:rFonts w:eastAsia="楷体_GB2312"/>
          <w:sz w:val="28"/>
          <w:szCs w:val="28"/>
        </w:rPr>
        <w:t>日</w:t>
      </w:r>
      <w:r>
        <w:rPr>
          <w:rFonts w:hint="eastAsia" w:eastAsia="楷体_GB2312"/>
          <w:sz w:val="28"/>
          <w:szCs w:val="28"/>
        </w:rPr>
        <w:t xml:space="preserve"> </w:t>
      </w:r>
    </w:p>
    <w:p w14:paraId="0E288188">
      <w:pPr>
        <w:numPr>
          <w:ilvl w:val="0"/>
          <w:numId w:val="0"/>
        </w:numPr>
        <w:rPr>
          <w:rFonts w:hint="eastAsia" w:eastAsia="楷体_GB2312"/>
          <w:sz w:val="28"/>
          <w:szCs w:val="28"/>
          <w:lang w:val="en-US" w:eastAsia="zh-CN"/>
        </w:rPr>
      </w:pPr>
    </w:p>
    <w:p w14:paraId="47A2222F">
      <w:pPr>
        <w:numPr>
          <w:ilvl w:val="0"/>
          <w:numId w:val="1"/>
        </w:numPr>
        <w:rPr>
          <w:rFonts w:hint="eastAsia"/>
          <w:sz w:val="24"/>
          <w:szCs w:val="32"/>
          <w:lang w:val="en-US" w:eastAsia="zh-CN"/>
        </w:rPr>
      </w:pPr>
      <w:r>
        <w:rPr>
          <w:rFonts w:hint="eastAsia"/>
          <w:sz w:val="24"/>
          <w:szCs w:val="32"/>
          <w:lang w:val="en-US" w:eastAsia="zh-CN"/>
        </w:rPr>
        <w:t>实验目的：</w:t>
      </w:r>
    </w:p>
    <w:p w14:paraId="32DE935C">
      <w:pPr>
        <w:numPr>
          <w:ilvl w:val="0"/>
          <w:numId w:val="0"/>
        </w:numPr>
        <w:rPr>
          <w:rFonts w:hint="eastAsia"/>
          <w:sz w:val="24"/>
          <w:szCs w:val="32"/>
          <w:lang w:val="en-US" w:eastAsia="zh-CN"/>
        </w:rPr>
      </w:pPr>
    </w:p>
    <w:p w14:paraId="60A88DCE">
      <w:pPr>
        <w:numPr>
          <w:ilvl w:val="0"/>
          <w:numId w:val="2"/>
        </w:numPr>
      </w:pPr>
      <w:r>
        <w:t>掌握基于 sklearn 库加载手写数字数据集的方法，熟悉数据集基本结构，了解样本数量、类别分布以及图像特征的表示方式。</w:t>
      </w:r>
    </w:p>
    <w:p w14:paraId="40445C65">
      <w:pPr>
        <w:numPr>
          <w:ilvl w:val="0"/>
          <w:numId w:val="2"/>
        </w:numPr>
        <w:ind w:left="0" w:leftChars="0" w:firstLine="0" w:firstLineChars="0"/>
      </w:pPr>
      <w:r>
        <w:t>掌握传统机器学习图像分类的完整流程，包括数据加载、数据划分、特征转换、模型训练与结果评估。</w:t>
      </w:r>
    </w:p>
    <w:p w14:paraId="6777FEB0">
      <w:pPr>
        <w:numPr>
          <w:ilvl w:val="0"/>
          <w:numId w:val="2"/>
        </w:numPr>
        <w:ind w:left="0" w:leftChars="0" w:firstLine="0" w:firstLineChars="0"/>
      </w:pPr>
      <w:r>
        <w:t>理解 KNN、朴素贝叶斯、逻辑回归、SVM、决策树、随机森林六种经典分类算法的基本原理与分类思想。</w:t>
      </w:r>
    </w:p>
    <w:p w14:paraId="565DE1E6">
      <w:pPr>
        <w:numPr>
          <w:ilvl w:val="0"/>
          <w:numId w:val="2"/>
        </w:numPr>
        <w:ind w:left="0" w:leftChars="0" w:firstLine="0" w:firstLineChars="0"/>
      </w:pPr>
      <w:r>
        <w:t>在相同数据集下对比不同模型的分类准确率，分析各模型的性能差异、优缺点以及适用场景。</w:t>
      </w:r>
    </w:p>
    <w:p w14:paraId="7D36C5D6">
      <w:r>
        <w:t>通过混淆矩阵分析错误样本，探究手写数字之间容易混淆的原因，理解原始像素作为图像特征的局限性。</w:t>
      </w:r>
    </w:p>
    <w:p w14:paraId="35E62B9D">
      <w:pPr>
        <w:numPr>
          <w:ilvl w:val="0"/>
          <w:numId w:val="2"/>
        </w:numPr>
        <w:ind w:left="0" w:leftChars="0" w:firstLine="0" w:firstLineChars="0"/>
      </w:pPr>
      <w:r>
        <w:t>加深对传统机器学习处理图像任务的理解，认识过拟合、泛化能力等基本概念，为后续深度学习图像识别打下基础。</w:t>
      </w:r>
    </w:p>
    <w:p w14:paraId="57D62B24">
      <w:pPr>
        <w:numPr>
          <w:ilvl w:val="0"/>
          <w:numId w:val="0"/>
        </w:numPr>
        <w:rPr>
          <w:rFonts w:hint="eastAsia"/>
          <w:sz w:val="24"/>
          <w:szCs w:val="32"/>
          <w:lang w:val="en-US" w:eastAsia="zh-CN"/>
        </w:rPr>
      </w:pPr>
    </w:p>
    <w:p w14:paraId="253477C6">
      <w:pPr>
        <w:numPr>
          <w:ilvl w:val="0"/>
          <w:numId w:val="1"/>
        </w:numPr>
        <w:rPr>
          <w:rFonts w:hint="default"/>
          <w:lang w:val="en-US" w:eastAsia="zh-CN"/>
        </w:rPr>
      </w:pPr>
      <w:r>
        <w:rPr>
          <w:rFonts w:hint="eastAsia"/>
          <w:sz w:val="24"/>
          <w:szCs w:val="32"/>
          <w:lang w:val="en-US" w:eastAsia="zh-CN"/>
        </w:rPr>
        <w:t>数据集说明：</w:t>
      </w:r>
    </w:p>
    <w:p w14:paraId="38D3205A">
      <w:pPr>
        <w:numPr>
          <w:ilvl w:val="0"/>
          <w:numId w:val="0"/>
        </w:numPr>
        <w:rPr>
          <w:rFonts w:hint="default"/>
          <w:lang w:val="en-US" w:eastAsia="zh-CN"/>
        </w:rPr>
      </w:pPr>
    </w:p>
    <w:p w14:paraId="06B2B54B">
      <w:r>
        <w:t>数据集名称：sklearn digits 手写数字数据集</w:t>
      </w:r>
    </w:p>
    <w:p w14:paraId="52B1A181">
      <w:pPr>
        <w:rPr>
          <w:rFonts w:hint="eastAsia"/>
        </w:rPr>
      </w:pPr>
      <w:r>
        <w:rPr>
          <w:rFonts w:hint="eastAsia"/>
          <w:lang w:val="en-US" w:eastAsia="zh-CN"/>
        </w:rPr>
        <w:t>样本</w:t>
      </w:r>
      <w:r>
        <w:rPr>
          <w:rFonts w:hint="eastAsia"/>
        </w:rPr>
        <w:t>总数量：1797 张</w:t>
      </w:r>
    </w:p>
    <w:p w14:paraId="47A09924">
      <w:pPr>
        <w:rPr>
          <w:rFonts w:hint="eastAsia"/>
        </w:rPr>
      </w:pPr>
      <w:r>
        <w:rPr>
          <w:rFonts w:hint="eastAsia"/>
        </w:rPr>
        <w:t>每张图像大小：8 × 8 像素</w:t>
      </w:r>
    </w:p>
    <w:p w14:paraId="5285DC4C">
      <w:pPr>
        <w:rPr>
          <w:rFonts w:hint="default"/>
          <w:lang w:val="en-US" w:eastAsia="zh-CN"/>
        </w:rPr>
      </w:pPr>
      <w:r>
        <w:rPr>
          <w:rFonts w:hint="eastAsia"/>
          <w:lang w:val="en-US" w:eastAsia="zh-CN"/>
        </w:rPr>
        <w:t>类别数量：10类</w:t>
      </w:r>
    </w:p>
    <w:p w14:paraId="173B1942">
      <w:pPr>
        <w:rPr>
          <w:rFonts w:hint="eastAsia"/>
        </w:rPr>
      </w:pPr>
      <w:r>
        <w:rPr>
          <w:rFonts w:hint="eastAsia"/>
        </w:rPr>
        <w:t>类别标签：[0 1 2 3 4 5 6 7 8 9]</w:t>
      </w:r>
    </w:p>
    <w:p w14:paraId="2BCFB74A">
      <w:pPr>
        <w:rPr>
          <w:rFonts w:hint="eastAsia"/>
        </w:rPr>
      </w:pPr>
      <w:r>
        <w:rPr>
          <w:rFonts w:hint="eastAsia"/>
        </w:rPr>
        <w:t>特征向量维度：64 维</w:t>
      </w:r>
    </w:p>
    <w:p w14:paraId="04DF190C">
      <w:pPr>
        <w:rPr>
          <w:rFonts w:hint="eastAsia"/>
        </w:rPr>
      </w:pPr>
    </w:p>
    <w:p w14:paraId="57B224C2">
      <w:pPr>
        <w:rPr>
          <w:rFonts w:hint="eastAsia" w:eastAsiaTheme="minorEastAsia"/>
          <w:lang w:eastAsia="zh-CN"/>
        </w:rPr>
      </w:pPr>
      <w:r>
        <w:t>图像如何表示为特征向量</w:t>
      </w:r>
      <w:r>
        <w:rPr>
          <w:rFonts w:hint="eastAsia"/>
          <w:lang w:eastAsia="zh-CN"/>
        </w:rPr>
        <w:t>？</w:t>
      </w:r>
    </w:p>
    <w:p w14:paraId="4DE36952">
      <w:pPr>
        <w:rPr>
          <w:rFonts w:hint="eastAsia" w:eastAsiaTheme="minorEastAsia"/>
          <w:lang w:eastAsia="zh-CN"/>
        </w:rPr>
      </w:pPr>
      <w:r>
        <w:t>每张图像是 8×8 像素的灰度图</w:t>
      </w:r>
      <w:r>
        <w:rPr>
          <w:rFonts w:hint="eastAsia"/>
          <w:lang w:eastAsia="zh-CN"/>
        </w:rPr>
        <w:t>，</w:t>
      </w:r>
      <w:r>
        <w:t>将8行像素按顺序展开，拼接成一个一维长向量</w:t>
      </w:r>
      <w:r>
        <w:rPr>
          <w:rFonts w:hint="eastAsia"/>
          <w:lang w:eastAsia="zh-CN"/>
        </w:rPr>
        <w:t>，</w:t>
      </w:r>
      <w:r>
        <w:t>最终变成</w:t>
      </w:r>
      <w:r>
        <w:rPr>
          <w:rFonts w:hint="eastAsia"/>
          <w:lang w:val="en-US" w:eastAsia="zh-CN"/>
        </w:rPr>
        <w:t>64</w:t>
      </w:r>
      <w:r>
        <w:t>维的特征向量</w:t>
      </w:r>
      <w:r>
        <w:rPr>
          <w:rFonts w:hint="eastAsia"/>
          <w:lang w:eastAsia="zh-CN"/>
        </w:rPr>
        <w:t>，</w:t>
      </w:r>
      <w:r>
        <w:t>机器学习模型就是使用这个64维向量作为输入特征</w:t>
      </w:r>
      <w:r>
        <w:rPr>
          <w:rFonts w:hint="eastAsia"/>
          <w:lang w:eastAsia="zh-CN"/>
        </w:rPr>
        <w:t>。</w:t>
      </w:r>
    </w:p>
    <w:p w14:paraId="2E578E90">
      <w:pPr>
        <w:rPr>
          <w:rFonts w:hint="eastAsia"/>
        </w:rPr>
      </w:pPr>
    </w:p>
    <w:p w14:paraId="6896E3EB">
      <w:pPr>
        <w:numPr>
          <w:ilvl w:val="0"/>
          <w:numId w:val="1"/>
        </w:numPr>
        <w:ind w:left="0" w:leftChars="0" w:firstLine="0" w:firstLineChars="0"/>
        <w:rPr>
          <w:rFonts w:hint="eastAsia"/>
          <w:sz w:val="24"/>
          <w:szCs w:val="32"/>
          <w:lang w:val="en-US" w:eastAsia="zh-CN"/>
        </w:rPr>
      </w:pPr>
      <w:r>
        <w:rPr>
          <w:rFonts w:hint="eastAsia"/>
          <w:sz w:val="24"/>
          <w:szCs w:val="32"/>
          <w:lang w:val="en-US" w:eastAsia="zh-CN"/>
        </w:rPr>
        <w:t>实验方法：</w:t>
      </w:r>
    </w:p>
    <w:p w14:paraId="67EB5144">
      <w:pPr>
        <w:numPr>
          <w:ilvl w:val="0"/>
          <w:numId w:val="0"/>
        </w:numPr>
        <w:ind w:leftChars="0"/>
        <w:rPr>
          <w:rFonts w:hint="eastAsia"/>
          <w:sz w:val="24"/>
          <w:szCs w:val="32"/>
          <w:lang w:val="en-US" w:eastAsia="zh-CN"/>
        </w:rPr>
      </w:pP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5"/>
        <w:gridCol w:w="6091"/>
      </w:tblGrid>
      <w:tr w14:paraId="50853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84360B">
            <w:r>
              <w:rPr>
                <w:lang w:val="en-US" w:eastAsia="zh-CN"/>
              </w:rPr>
              <w:t>模型方法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235348">
            <w:r>
              <w:rPr>
                <w:lang w:val="en-US" w:eastAsia="zh-CN"/>
              </w:rPr>
              <w:t>简要说明</w:t>
            </w:r>
          </w:p>
        </w:tc>
      </w:tr>
      <w:tr w14:paraId="015DC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BE15E7">
            <w:r>
              <w:rPr>
                <w:lang w:val="en-US" w:eastAsia="zh-CN"/>
              </w:rPr>
              <w:t>KNN 最近邻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98B7CE">
            <w:r>
              <w:rPr>
                <w:lang w:val="en-US" w:eastAsia="zh-CN"/>
              </w:rPr>
              <w:t>根据测试样本在训练集中最近邻样本的多数投票进行分类</w:t>
            </w:r>
          </w:p>
        </w:tc>
      </w:tr>
      <w:tr w14:paraId="38C87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80247C">
            <w:r>
              <w:rPr>
                <w:lang w:val="en-US" w:eastAsia="zh-CN"/>
              </w:rPr>
              <w:t>Naive Bayes 朴素贝叶斯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877925">
            <w:r>
              <w:rPr>
                <w:lang w:val="en-US" w:eastAsia="zh-CN"/>
              </w:rPr>
              <w:t>基于贝叶斯概率公式，利用特征独立假设计算各类概率，概率最大即为分类结果</w:t>
            </w:r>
          </w:p>
        </w:tc>
      </w:tr>
      <w:tr w14:paraId="4D377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2833ED">
            <w:r>
              <w:rPr>
                <w:lang w:val="en-US" w:eastAsia="zh-CN"/>
              </w:rPr>
              <w:t>Logistic Regression 逻辑回归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573F31">
            <w:r>
              <w:rPr>
                <w:lang w:val="en-US" w:eastAsia="zh-CN"/>
              </w:rPr>
              <w:t>学习线性分类边界，通过概率拟合实现多分类</w:t>
            </w:r>
          </w:p>
        </w:tc>
      </w:tr>
      <w:tr w14:paraId="40CE4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ABAD92">
            <w:r>
              <w:rPr>
                <w:lang w:val="en-US" w:eastAsia="zh-CN"/>
              </w:rPr>
              <w:t>SVM 支持向量机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306C8A">
            <w:r>
              <w:rPr>
                <w:lang w:val="en-US" w:eastAsia="zh-CN"/>
              </w:rPr>
              <w:t>寻找最优最大间隔超平面，最大化不同类别之间的分隔距离来分类</w:t>
            </w:r>
          </w:p>
        </w:tc>
      </w:tr>
      <w:tr w14:paraId="7CFBF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5192EC">
            <w:r>
              <w:rPr>
                <w:lang w:val="en-US" w:eastAsia="zh-CN"/>
              </w:rPr>
              <w:t>Decision Tree 决策树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E5575D">
            <w:r>
              <w:rPr>
                <w:lang w:val="en-US" w:eastAsia="zh-CN"/>
              </w:rPr>
              <w:t>依据特征阈值逐层分支判断，自上而下逐级划分完成分类</w:t>
            </w:r>
          </w:p>
        </w:tc>
      </w:tr>
      <w:tr w14:paraId="26EF9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1DFFCD">
            <w:r>
              <w:rPr>
                <w:lang w:val="en-US" w:eastAsia="zh-CN"/>
              </w:rPr>
              <w:t>Random Forest 随机森林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C7ACE7">
            <w:r>
              <w:rPr>
                <w:lang w:val="en-US" w:eastAsia="zh-CN"/>
              </w:rPr>
              <w:t>由多棵决策树集成，每棵树独立判断，最终通过投票得到分类结果</w:t>
            </w:r>
          </w:p>
        </w:tc>
      </w:tr>
    </w:tbl>
    <w:p w14:paraId="14555FCE">
      <w:pPr>
        <w:numPr>
          <w:ilvl w:val="0"/>
          <w:numId w:val="0"/>
        </w:numPr>
        <w:ind w:leftChars="0"/>
        <w:rPr>
          <w:rFonts w:hint="default"/>
          <w:lang w:val="en-US" w:eastAsia="zh-CN"/>
        </w:rPr>
      </w:pPr>
    </w:p>
    <w:p w14:paraId="06B4DAD3">
      <w:pPr>
        <w:numPr>
          <w:ilvl w:val="0"/>
          <w:numId w:val="0"/>
        </w:numPr>
        <w:ind w:leftChars="0"/>
        <w:rPr>
          <w:rFonts w:hint="default"/>
          <w:lang w:val="en-US" w:eastAsia="zh-CN"/>
        </w:rPr>
      </w:pPr>
    </w:p>
    <w:p w14:paraId="0806A15B">
      <w:pPr>
        <w:numPr>
          <w:ilvl w:val="0"/>
          <w:numId w:val="1"/>
        </w:numPr>
        <w:ind w:left="0" w:leftChars="0" w:firstLine="0" w:firstLineChars="0"/>
        <w:rPr>
          <w:rFonts w:hint="eastAsia"/>
          <w:sz w:val="24"/>
          <w:szCs w:val="32"/>
          <w:lang w:val="en-US" w:eastAsia="zh-CN"/>
        </w:rPr>
      </w:pPr>
      <w:r>
        <w:rPr>
          <w:rFonts w:hint="eastAsia"/>
          <w:sz w:val="24"/>
          <w:szCs w:val="32"/>
          <w:lang w:val="en-US" w:eastAsia="zh-CN"/>
        </w:rPr>
        <w:t>实验结果：</w:t>
      </w:r>
    </w:p>
    <w:p w14:paraId="5FC8D345">
      <w:pPr>
        <w:numPr>
          <w:ilvl w:val="0"/>
          <w:numId w:val="0"/>
        </w:numPr>
        <w:ind w:leftChars="0"/>
        <w:rPr>
          <w:rFonts w:hint="eastAsia"/>
          <w:sz w:val="24"/>
          <w:szCs w:val="32"/>
          <w:lang w:val="en-US" w:eastAsia="zh-CN"/>
        </w:rPr>
      </w:pPr>
    </w:p>
    <w:p w14:paraId="15D3E03F">
      <w:pPr>
        <w:numPr>
          <w:ilvl w:val="0"/>
          <w:numId w:val="3"/>
        </w:numPr>
        <w:ind w:leftChars="0"/>
        <w:rPr>
          <w:rFonts w:hint="eastAsia"/>
          <w:lang w:val="en-US" w:eastAsia="zh-CN"/>
        </w:rPr>
      </w:pPr>
      <w:r>
        <w:rPr>
          <w:rFonts w:hint="eastAsia"/>
          <w:lang w:val="en-US" w:eastAsia="zh-CN"/>
        </w:rPr>
        <w:t>准确率表格：</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20"/>
        <w:gridCol w:w="3446"/>
      </w:tblGrid>
      <w:tr w14:paraId="3BD7E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55B779">
            <w:r>
              <w:rPr>
                <w:lang w:val="en-US" w:eastAsia="zh-CN"/>
              </w:rPr>
              <w:t>模型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A11AFB">
            <w:r>
              <w:rPr>
                <w:lang w:val="en-US" w:eastAsia="zh-CN"/>
              </w:rPr>
              <w:t>测试准确率</w:t>
            </w:r>
          </w:p>
        </w:tc>
      </w:tr>
      <w:tr w14:paraId="1E561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0A7BF3">
            <w:pPr>
              <w:rPr>
                <w:rFonts w:hint="default"/>
                <w:lang w:val="en-US"/>
              </w:rPr>
            </w:pPr>
            <w:r>
              <w:rPr>
                <w:rFonts w:hint="eastAsia"/>
                <w:lang w:val="en-US" w:eastAsia="zh-CN"/>
              </w:rPr>
              <w:t>SVM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F41DAF">
            <w:pPr>
              <w:rPr>
                <w:rFonts w:hint="default"/>
                <w:lang w:val="en-US"/>
              </w:rPr>
            </w:pPr>
            <w:r>
              <w:rPr>
                <w:rFonts w:hint="eastAsia"/>
                <w:lang w:val="en-US" w:eastAsia="zh-CN"/>
              </w:rPr>
              <w:t>0.9800</w:t>
            </w:r>
          </w:p>
        </w:tc>
      </w:tr>
      <w:tr w14:paraId="55A59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C3C447">
            <w:r>
              <w:rPr>
                <w:lang w:val="en-US" w:eastAsia="zh-CN"/>
              </w:rPr>
              <w:t>Logistic Regression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61E8B6">
            <w:pPr>
              <w:rPr>
                <w:rFonts w:hint="default"/>
                <w:lang w:val="en-US"/>
              </w:rPr>
            </w:pPr>
            <w:r>
              <w:rPr>
                <w:lang w:val="en-US" w:eastAsia="zh-CN"/>
              </w:rPr>
              <w:t>0.</w:t>
            </w:r>
            <w:r>
              <w:rPr>
                <w:rFonts w:hint="eastAsia"/>
                <w:lang w:val="en-US" w:eastAsia="zh-CN"/>
              </w:rPr>
              <w:t>9778</w:t>
            </w:r>
          </w:p>
        </w:tc>
      </w:tr>
      <w:tr w14:paraId="76F66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3DBFDE">
            <w:r>
              <w:rPr>
                <w:rFonts w:hint="eastAsia"/>
                <w:lang w:val="en-US" w:eastAsia="zh-CN"/>
              </w:rPr>
              <w:t>Random Forest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63C8E2">
            <w:pPr>
              <w:rPr>
                <w:rFonts w:hint="default"/>
                <w:lang w:val="en-US"/>
              </w:rPr>
            </w:pPr>
            <w:r>
              <w:rPr>
                <w:lang w:val="en-US" w:eastAsia="zh-CN"/>
              </w:rPr>
              <w:t>0.9</w:t>
            </w:r>
            <w:r>
              <w:rPr>
                <w:rFonts w:hint="eastAsia"/>
                <w:lang w:val="en-US" w:eastAsia="zh-CN"/>
              </w:rPr>
              <w:t>667</w:t>
            </w:r>
          </w:p>
        </w:tc>
      </w:tr>
      <w:tr w14:paraId="715E6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6D2BD3">
            <w:pPr>
              <w:rPr>
                <w:rFonts w:hint="default" w:eastAsiaTheme="minorEastAsia"/>
                <w:lang w:val="en-US" w:eastAsia="zh-CN"/>
              </w:rPr>
            </w:pPr>
            <w:r>
              <w:rPr>
                <w:rFonts w:hint="eastAsia"/>
                <w:lang w:val="en-US" w:eastAsia="zh-CN"/>
              </w:rPr>
              <w:t>KNN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6CA5D2">
            <w:pPr>
              <w:rPr>
                <w:rFonts w:hint="default"/>
                <w:lang w:val="en-US"/>
              </w:rPr>
            </w:pPr>
            <w:r>
              <w:rPr>
                <w:lang w:val="en-US" w:eastAsia="zh-CN"/>
              </w:rPr>
              <w:t>0.9</w:t>
            </w:r>
            <w:r>
              <w:rPr>
                <w:rFonts w:hint="eastAsia"/>
                <w:lang w:val="en-US" w:eastAsia="zh-CN"/>
              </w:rPr>
              <w:t>667</w:t>
            </w:r>
          </w:p>
        </w:tc>
      </w:tr>
      <w:tr w14:paraId="63CC6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ACA128">
            <w:r>
              <w:rPr>
                <w:lang w:val="en-US" w:eastAsia="zh-CN"/>
              </w:rPr>
              <w:t>Naive Bayes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766250">
            <w:pPr>
              <w:rPr>
                <w:rFonts w:hint="default"/>
                <w:lang w:val="en-US"/>
              </w:rPr>
            </w:pPr>
            <w:r>
              <w:rPr>
                <w:rFonts w:hint="eastAsia"/>
                <w:lang w:val="en-US" w:eastAsia="zh-CN"/>
              </w:rPr>
              <w:t>0.8289</w:t>
            </w:r>
          </w:p>
        </w:tc>
      </w:tr>
      <w:tr w14:paraId="477F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4B6D5E">
            <w:pPr>
              <w:rPr>
                <w:lang w:val="en-US" w:eastAsia="zh-CN"/>
              </w:rPr>
            </w:pPr>
            <w:r>
              <w:rPr>
                <w:lang w:val="en-US" w:eastAsia="zh-CN"/>
              </w:rPr>
              <w:t>Decision Tree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3451B07">
            <w:pPr>
              <w:rPr>
                <w:rFonts w:hint="default"/>
                <w:lang w:val="en-US" w:eastAsia="zh-CN"/>
              </w:rPr>
            </w:pPr>
            <w:r>
              <w:rPr>
                <w:rFonts w:hint="eastAsia"/>
                <w:lang w:val="en-US" w:eastAsia="zh-CN"/>
              </w:rPr>
              <w:t>0.8244</w:t>
            </w:r>
          </w:p>
        </w:tc>
      </w:tr>
    </w:tbl>
    <w:p w14:paraId="20C195EA">
      <w:pPr>
        <w:numPr>
          <w:ilvl w:val="0"/>
          <w:numId w:val="0"/>
        </w:numPr>
        <w:rPr>
          <w:rFonts w:hint="default"/>
          <w:lang w:val="en-US" w:eastAsia="zh-CN"/>
        </w:rPr>
      </w:pPr>
      <w:r>
        <w:drawing>
          <wp:inline distT="0" distB="0" distL="114300" distR="114300">
            <wp:extent cx="2963545" cy="1851025"/>
            <wp:effectExtent l="0" t="0" r="8255"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2963545" cy="1851025"/>
                    </a:xfrm>
                    <a:prstGeom prst="rect">
                      <a:avLst/>
                    </a:prstGeom>
                    <a:noFill/>
                    <a:ln>
                      <a:noFill/>
                    </a:ln>
                  </pic:spPr>
                </pic:pic>
              </a:graphicData>
            </a:graphic>
          </wp:inline>
        </w:drawing>
      </w:r>
    </w:p>
    <w:p w14:paraId="2AE30B69">
      <w:pPr>
        <w:numPr>
          <w:ilvl w:val="0"/>
          <w:numId w:val="3"/>
        </w:numPr>
        <w:ind w:left="0" w:leftChars="0" w:firstLine="0" w:firstLineChars="0"/>
        <w:rPr>
          <w:rFonts w:hint="eastAsia"/>
          <w:lang w:val="en-US" w:eastAsia="zh-CN"/>
        </w:rPr>
      </w:pPr>
      <w:r>
        <w:rPr>
          <w:rFonts w:hint="eastAsia"/>
          <w:lang w:val="en-US" w:eastAsia="zh-CN"/>
        </w:rPr>
        <w:t>混淆矩阵：</w:t>
      </w:r>
    </w:p>
    <w:p w14:paraId="0D1F5F56">
      <w:pPr>
        <w:widowControl w:val="0"/>
        <w:numPr>
          <w:numId w:val="0"/>
        </w:numPr>
        <w:tabs>
          <w:tab w:val="left" w:pos="312"/>
        </w:tabs>
        <w:jc w:val="both"/>
      </w:pPr>
      <w:r>
        <w:rPr>
          <w:rFonts w:hint="eastAsia"/>
          <w:lang w:val="en-US" w:eastAsia="zh-CN"/>
        </w:rPr>
        <w:drawing>
          <wp:inline distT="0" distB="0" distL="114300" distR="114300">
            <wp:extent cx="3452495" cy="3021330"/>
            <wp:effectExtent l="0" t="0" r="1905" b="1270"/>
            <wp:docPr id="4" name="图片 4" descr="confusion_matrix_naive_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nfusion_matrix_naive_bayes"/>
                    <pic:cNvPicPr>
                      <a:picLocks noChangeAspect="1"/>
                    </pic:cNvPicPr>
                  </pic:nvPicPr>
                  <pic:blipFill>
                    <a:blip r:embed="rId5"/>
                    <a:stretch>
                      <a:fillRect/>
                    </a:stretch>
                  </pic:blipFill>
                  <pic:spPr>
                    <a:xfrm>
                      <a:off x="0" y="0"/>
                      <a:ext cx="3452495" cy="3021330"/>
                    </a:xfrm>
                    <a:prstGeom prst="rect">
                      <a:avLst/>
                    </a:prstGeom>
                  </pic:spPr>
                </pic:pic>
              </a:graphicData>
            </a:graphic>
          </wp:inline>
        </w:drawing>
      </w:r>
    </w:p>
    <w:p w14:paraId="29C6C561">
      <w:pPr>
        <w:numPr>
          <w:ilvl w:val="0"/>
          <w:numId w:val="3"/>
        </w:numPr>
        <w:ind w:left="0" w:leftChars="0" w:firstLine="0" w:firstLineChars="0"/>
        <w:jc w:val="both"/>
        <w:rPr>
          <w:rFonts w:hint="eastAsia"/>
          <w:lang w:val="en-US" w:eastAsia="zh-CN"/>
        </w:rPr>
      </w:pPr>
      <w:r>
        <w:rPr>
          <w:rFonts w:hint="eastAsia"/>
          <w:lang w:val="en-US" w:eastAsia="zh-CN"/>
        </w:rPr>
        <w:t>样本</w:t>
      </w:r>
    </w:p>
    <w:p w14:paraId="052BB968">
      <w:pPr>
        <w:numPr>
          <w:numId w:val="0"/>
        </w:numPr>
        <w:ind w:leftChars="0"/>
        <w:jc w:val="both"/>
        <w:rPr>
          <w:rFonts w:hint="eastAsia"/>
          <w:lang w:val="en-US" w:eastAsia="zh-CN"/>
        </w:rPr>
      </w:pPr>
      <w:r>
        <w:rPr>
          <w:rFonts w:hint="default" w:eastAsiaTheme="minorEastAsia"/>
          <w:lang w:val="en-US" w:eastAsia="zh-CN"/>
        </w:rPr>
        <w:drawing>
          <wp:inline distT="0" distB="0" distL="114300" distR="114300">
            <wp:extent cx="3295015" cy="2471420"/>
            <wp:effectExtent l="0" t="0" r="6985" b="5080"/>
            <wp:docPr id="5" name="图片 5" descr="digits_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igits_samples"/>
                    <pic:cNvPicPr>
                      <a:picLocks noChangeAspect="1"/>
                    </pic:cNvPicPr>
                  </pic:nvPicPr>
                  <pic:blipFill>
                    <a:blip r:embed="rId6"/>
                    <a:stretch>
                      <a:fillRect/>
                    </a:stretch>
                  </pic:blipFill>
                  <pic:spPr>
                    <a:xfrm>
                      <a:off x="0" y="0"/>
                      <a:ext cx="3295015" cy="2471420"/>
                    </a:xfrm>
                    <a:prstGeom prst="rect">
                      <a:avLst/>
                    </a:prstGeom>
                  </pic:spPr>
                </pic:pic>
              </a:graphicData>
            </a:graphic>
          </wp:inline>
        </w:drawing>
      </w:r>
    </w:p>
    <w:p w14:paraId="65D50DF6">
      <w:pPr>
        <w:numPr>
          <w:ilvl w:val="0"/>
          <w:numId w:val="3"/>
        </w:numPr>
        <w:ind w:left="0" w:leftChars="0" w:firstLine="0" w:firstLineChars="0"/>
        <w:jc w:val="both"/>
        <w:rPr>
          <w:rFonts w:hint="default" w:eastAsiaTheme="minorEastAsia"/>
          <w:lang w:val="en-US" w:eastAsia="zh-CN"/>
        </w:rPr>
      </w:pPr>
      <w:r>
        <w:rPr>
          <w:rFonts w:hint="eastAsia"/>
          <w:lang w:val="en-US" w:eastAsia="zh-CN"/>
        </w:rPr>
        <w:t>错误分类的样本</w:t>
      </w:r>
    </w:p>
    <w:p w14:paraId="6293BD8A">
      <w:pPr>
        <w:numPr>
          <w:numId w:val="0"/>
        </w:numPr>
        <w:ind w:leftChars="0"/>
        <w:jc w:val="both"/>
        <w:rPr>
          <w:rFonts w:hint="default" w:eastAsiaTheme="minorEastAsia"/>
          <w:lang w:val="en-US" w:eastAsia="zh-CN"/>
        </w:rPr>
      </w:pPr>
    </w:p>
    <w:p w14:paraId="17EF041A">
      <w:pPr>
        <w:numPr>
          <w:ilvl w:val="0"/>
          <w:numId w:val="0"/>
        </w:numPr>
        <w:ind w:leftChars="0"/>
        <w:jc w:val="both"/>
        <w:rPr>
          <w:rFonts w:hint="eastAsia" w:eastAsiaTheme="minorEastAsia"/>
          <w:lang w:eastAsia="zh-CN"/>
        </w:rPr>
      </w:pPr>
      <w:r>
        <w:rPr>
          <w:rFonts w:hint="eastAsia" w:eastAsiaTheme="minorEastAsia"/>
          <w:lang w:eastAsia="zh-CN"/>
        </w:rPr>
        <w:drawing>
          <wp:inline distT="0" distB="0" distL="114300" distR="114300">
            <wp:extent cx="2552700" cy="2106295"/>
            <wp:effectExtent l="0" t="0" r="0" b="1905"/>
            <wp:docPr id="6" name="图片 6" descr="misclassified_naive_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isclassified_naive_bayes"/>
                    <pic:cNvPicPr>
                      <a:picLocks noChangeAspect="1"/>
                    </pic:cNvPicPr>
                  </pic:nvPicPr>
                  <pic:blipFill>
                    <a:blip r:embed="rId7"/>
                    <a:stretch>
                      <a:fillRect/>
                    </a:stretch>
                  </pic:blipFill>
                  <pic:spPr>
                    <a:xfrm>
                      <a:off x="0" y="0"/>
                      <a:ext cx="2552700" cy="2106295"/>
                    </a:xfrm>
                    <a:prstGeom prst="rect">
                      <a:avLst/>
                    </a:prstGeom>
                  </pic:spPr>
                </pic:pic>
              </a:graphicData>
            </a:graphic>
          </wp:inline>
        </w:drawing>
      </w:r>
    </w:p>
    <w:p w14:paraId="2CFF7741">
      <w:pPr>
        <w:numPr>
          <w:ilvl w:val="0"/>
          <w:numId w:val="0"/>
        </w:numPr>
        <w:ind w:leftChars="0"/>
        <w:jc w:val="center"/>
      </w:pPr>
    </w:p>
    <w:p w14:paraId="3EB92562">
      <w:pPr>
        <w:numPr>
          <w:ilvl w:val="0"/>
          <w:numId w:val="0"/>
        </w:numPr>
        <w:ind w:leftChars="0"/>
        <w:jc w:val="both"/>
        <w:rPr>
          <w:rFonts w:hint="eastAsia"/>
          <w:lang w:val="en-US" w:eastAsia="zh-CN"/>
        </w:rPr>
      </w:pPr>
      <w:r>
        <w:rPr>
          <w:rFonts w:hint="eastAsia"/>
          <w:lang w:val="en-US" w:eastAsia="zh-CN"/>
        </w:rPr>
        <w:t>5.实验结果分析：</w:t>
      </w:r>
    </w:p>
    <w:p w14:paraId="69AA688A">
      <w:pPr>
        <w:numPr>
          <w:numId w:val="0"/>
        </w:numPr>
        <w:ind w:leftChars="0"/>
        <w:rPr>
          <w:lang w:val="en-US" w:eastAsia="zh-CN"/>
        </w:rPr>
      </w:pPr>
      <w:r>
        <w:rPr>
          <w:rFonts w:hint="default"/>
          <w:lang w:val="en-US" w:eastAsia="zh-CN"/>
        </w:rPr>
        <w:t>根据混淆矩阵和错误样本可以看出，模型较容易混淆形状相近的数字。例如某些手写的 8、9、3、5 在局部笔画上比较相似；有些数字书写较潦草、笔画断裂或位置偏移，也会导致像素特征和其他类别更接近。</w:t>
      </w:r>
    </w:p>
    <w:p w14:paraId="4D9089E3">
      <w:pPr>
        <w:numPr>
          <w:numId w:val="0"/>
        </w:numPr>
        <w:ind w:leftChars="0"/>
        <w:rPr>
          <w:rFonts w:hint="eastAsia"/>
          <w:lang w:val="en-US" w:eastAsia="zh-CN"/>
        </w:rPr>
      </w:pPr>
    </w:p>
    <w:p w14:paraId="7DA261F3">
      <w:pPr>
        <w:numPr>
          <w:numId w:val="0"/>
        </w:numPr>
        <w:ind w:leftChars="0"/>
        <w:rPr>
          <w:lang w:val="en-US" w:eastAsia="zh-CN"/>
        </w:rPr>
      </w:pPr>
      <w:r>
        <w:rPr>
          <w:lang w:val="en-US" w:eastAsia="zh-CN"/>
        </w:rPr>
        <w:t>错误的根本原因是：</w:t>
      </w:r>
    </w:p>
    <w:p w14:paraId="09856251">
      <w:pPr>
        <w:numPr>
          <w:numId w:val="0"/>
        </w:numPr>
        <w:ind w:leftChars="0"/>
        <w:rPr>
          <w:lang w:val="en-US" w:eastAsia="zh-CN"/>
        </w:rPr>
      </w:pPr>
      <w:r>
        <w:rPr>
          <w:lang w:val="en-US" w:eastAsia="zh-CN"/>
        </w:rPr>
        <w:t>图像分辨率太低（8×8），无法保留足够的细节来区分不规范的手写体。</w:t>
      </w:r>
    </w:p>
    <w:p w14:paraId="3ED9D586">
      <w:pPr>
        <w:numPr>
          <w:numId w:val="0"/>
        </w:numPr>
        <w:ind w:leftChars="0"/>
        <w:rPr>
          <w:lang w:val="en-US" w:eastAsia="zh-CN"/>
        </w:rPr>
      </w:pPr>
      <w:r>
        <w:rPr>
          <w:lang w:val="en-US" w:eastAsia="zh-CN"/>
        </w:rPr>
        <w:t>手写风格差异导致笔画变形，使数字的关键特征（如圈、弯钩）不明显。</w:t>
      </w:r>
    </w:p>
    <w:p w14:paraId="1D888D82">
      <w:pPr>
        <w:numPr>
          <w:numId w:val="0"/>
        </w:numPr>
        <w:ind w:leftChars="0"/>
        <w:rPr>
          <w:lang w:val="en-US" w:eastAsia="zh-CN"/>
        </w:rPr>
      </w:pPr>
      <w:r>
        <w:rPr>
          <w:rFonts w:hint="default"/>
          <w:lang w:val="en-US" w:eastAsia="zh-CN"/>
        </w:rPr>
        <w:t>原始像素展开后没有显式描述笔画结构。</w:t>
      </w:r>
    </w:p>
    <w:p w14:paraId="7AA4DFE7">
      <w:pPr>
        <w:numPr>
          <w:numId w:val="0"/>
        </w:numPr>
        <w:ind w:leftChars="0"/>
        <w:rPr>
          <w:lang w:val="en-US" w:eastAsia="zh-CN"/>
        </w:rPr>
      </w:pPr>
      <w:r>
        <w:rPr>
          <w:rFonts w:hint="default"/>
          <w:lang w:val="en-US" w:eastAsia="zh-CN"/>
        </w:rPr>
        <w:t>Naive Bayes 的特征独立性假设不适合图像像素这类强相关数据。</w:t>
      </w:r>
    </w:p>
    <w:p w14:paraId="5A418AF0">
      <w:pPr>
        <w:numPr>
          <w:numId w:val="0"/>
        </w:numPr>
        <w:ind w:leftChars="0"/>
        <w:rPr>
          <w:rFonts w:hint="eastAsia"/>
          <w:lang w:val="en-US" w:eastAsia="zh-CN"/>
        </w:rPr>
      </w:pPr>
    </w:p>
    <w:p w14:paraId="6C7848EE">
      <w:pPr>
        <w:numPr>
          <w:numId w:val="0"/>
        </w:numPr>
        <w:ind w:leftChars="0"/>
        <w:rPr>
          <w:lang w:val="en-US" w:eastAsia="zh-CN"/>
        </w:rPr>
      </w:pPr>
      <w:r>
        <w:rPr>
          <w:rFonts w:hint="default"/>
          <w:lang w:val="en-US" w:eastAsia="zh-CN"/>
        </w:rPr>
        <w:t>从结果看，SVM 的测试准确率最高，达到 0.9800；Decision Tree 的测试准确率最低，为 0.8244。不同模型之间的表现差异比较明显，尤其是 SVM、逻辑回归、随机森林、KNN 明显优于朴素贝叶斯和单棵决策树。</w:t>
      </w:r>
    </w:p>
    <w:p w14:paraId="1EFB9BF6">
      <w:pPr>
        <w:numPr>
          <w:numId w:val="0"/>
        </w:numPr>
        <w:ind w:leftChars="0"/>
        <w:rPr>
          <w:rFonts w:hint="default"/>
          <w:lang w:val="en-US" w:eastAsia="zh-CN"/>
        </w:rPr>
      </w:pPr>
    </w:p>
    <w:p w14:paraId="3CFF94DB">
      <w:pPr>
        <w:numPr>
          <w:numId w:val="0"/>
        </w:numPr>
        <w:ind w:leftChars="0"/>
        <w:rPr>
          <w:lang w:val="en-US" w:eastAsia="zh-CN"/>
        </w:rPr>
      </w:pPr>
      <w:r>
        <w:rPr>
          <w:rFonts w:hint="default"/>
          <w:lang w:val="en-US" w:eastAsia="zh-CN"/>
        </w:rPr>
        <w:t>产生差异的原因可能包括：</w:t>
      </w:r>
    </w:p>
    <w:p w14:paraId="129AB15C">
      <w:pPr>
        <w:numPr>
          <w:numId w:val="0"/>
        </w:numPr>
        <w:ind w:leftChars="0"/>
        <w:rPr>
          <w:rFonts w:hint="default"/>
          <w:lang w:val="en-US" w:eastAsia="zh-CN"/>
        </w:rPr>
      </w:pPr>
      <w:r>
        <w:rPr>
          <w:rFonts w:hint="eastAsia"/>
          <w:lang w:val="en-US" w:eastAsia="zh-CN"/>
        </w:rPr>
        <w:t>1.</w:t>
      </w:r>
      <w:r>
        <w:rPr>
          <w:rFonts w:hint="default"/>
          <w:lang w:val="en-US" w:eastAsia="zh-CN"/>
        </w:rPr>
        <w:t>SVM 适合处理中小规模、高维特征分类问题，能够找到较好的分类边界。</w:t>
      </w:r>
    </w:p>
    <w:p w14:paraId="4990E7BD">
      <w:pPr>
        <w:numPr>
          <w:numId w:val="0"/>
        </w:numPr>
        <w:ind w:leftChars="0"/>
        <w:rPr>
          <w:rFonts w:hint="default"/>
          <w:lang w:val="en-US" w:eastAsia="zh-CN"/>
        </w:rPr>
      </w:pPr>
      <w:r>
        <w:rPr>
          <w:rFonts w:hint="eastAsia"/>
          <w:lang w:val="en-US" w:eastAsia="zh-CN"/>
        </w:rPr>
        <w:t>2.</w:t>
      </w:r>
      <w:r>
        <w:rPr>
          <w:rFonts w:hint="default"/>
          <w:lang w:val="en-US" w:eastAsia="zh-CN"/>
        </w:rPr>
        <w:t>逻辑回归经过标准化后可以较好地利用 64 个像素特征。</w:t>
      </w:r>
    </w:p>
    <w:p w14:paraId="3D1B1B80">
      <w:pPr>
        <w:numPr>
          <w:numId w:val="0"/>
        </w:numPr>
        <w:ind w:leftChars="0"/>
        <w:rPr>
          <w:rFonts w:hint="default"/>
          <w:lang w:val="en-US" w:eastAsia="zh-CN"/>
        </w:rPr>
      </w:pPr>
      <w:r>
        <w:rPr>
          <w:rFonts w:hint="eastAsia"/>
          <w:lang w:val="en-US" w:eastAsia="zh-CN"/>
        </w:rPr>
        <w:t>3.</w:t>
      </w:r>
      <w:r>
        <w:rPr>
          <w:rFonts w:hint="default"/>
          <w:lang w:val="en-US" w:eastAsia="zh-CN"/>
        </w:rPr>
        <w:t>随机森林通过多棵树投票，通常比单棵决策树更稳定。</w:t>
      </w:r>
    </w:p>
    <w:p w14:paraId="506B7FAD">
      <w:pPr>
        <w:numPr>
          <w:numId w:val="0"/>
        </w:numPr>
        <w:ind w:leftChars="0"/>
        <w:rPr>
          <w:rFonts w:hint="default"/>
          <w:lang w:val="en-US" w:eastAsia="zh-CN"/>
        </w:rPr>
      </w:pPr>
      <w:r>
        <w:rPr>
          <w:rFonts w:hint="eastAsia"/>
          <w:lang w:val="en-US" w:eastAsia="zh-CN"/>
        </w:rPr>
        <w:t>4.</w:t>
      </w:r>
      <w:r>
        <w:rPr>
          <w:rFonts w:hint="default"/>
          <w:lang w:val="en-US" w:eastAsia="zh-CN"/>
        </w:rPr>
        <w:t>KNN 对 digits 这类样本分布较清晰的数据集效果较好。</w:t>
      </w:r>
    </w:p>
    <w:p w14:paraId="6406A606">
      <w:pPr>
        <w:numPr>
          <w:numId w:val="0"/>
        </w:numPr>
        <w:ind w:leftChars="0"/>
        <w:rPr>
          <w:rFonts w:hint="default"/>
          <w:lang w:val="en-US" w:eastAsia="zh-CN"/>
        </w:rPr>
      </w:pPr>
      <w:r>
        <w:rPr>
          <w:rFonts w:hint="eastAsia"/>
          <w:lang w:val="en-US" w:eastAsia="zh-CN"/>
        </w:rPr>
        <w:t>5.</w:t>
      </w:r>
      <w:r>
        <w:rPr>
          <w:rFonts w:hint="default"/>
          <w:lang w:val="en-US" w:eastAsia="zh-CN"/>
        </w:rPr>
        <w:t>朴素贝叶斯假设特征之间相互独立，但图像相邻像素之间存在明显相关性，因此表现较弱。</w:t>
      </w:r>
    </w:p>
    <w:p w14:paraId="347310AD">
      <w:pPr>
        <w:numPr>
          <w:numId w:val="0"/>
        </w:numPr>
        <w:ind w:leftChars="0"/>
        <w:rPr>
          <w:rFonts w:hint="default"/>
          <w:lang w:val="en-US" w:eastAsia="zh-CN"/>
        </w:rPr>
      </w:pPr>
      <w:r>
        <w:rPr>
          <w:rFonts w:hint="eastAsia"/>
          <w:lang w:val="en-US" w:eastAsia="zh-CN"/>
        </w:rPr>
        <w:t>6.</w:t>
      </w:r>
      <w:r>
        <w:rPr>
          <w:rFonts w:hint="default"/>
          <w:lang w:val="en-US" w:eastAsia="zh-CN"/>
        </w:rPr>
        <w:t>单棵决策树容易过拟合训练数据，泛化能力不如随机森林。</w:t>
      </w:r>
    </w:p>
    <w:p w14:paraId="2D6011CA">
      <w:pPr>
        <w:numPr>
          <w:numId w:val="0"/>
        </w:numPr>
        <w:ind w:leftChars="0"/>
      </w:pPr>
    </w:p>
    <w:p w14:paraId="0068905E">
      <w:pPr>
        <w:numPr>
          <w:ilvl w:val="0"/>
          <w:numId w:val="0"/>
        </w:numPr>
        <w:ind w:leftChars="0"/>
        <w:jc w:val="both"/>
        <w:rPr>
          <w:rFonts w:hint="default"/>
          <w:lang w:val="en-US" w:eastAsia="zh-CN"/>
        </w:rPr>
      </w:pPr>
    </w:p>
    <w:p w14:paraId="7933E662">
      <w:pPr>
        <w:numPr>
          <w:ilvl w:val="0"/>
          <w:numId w:val="1"/>
        </w:numPr>
        <w:ind w:left="0" w:leftChars="0" w:firstLine="0" w:firstLineChars="0"/>
        <w:rPr>
          <w:rFonts w:hint="eastAsia"/>
          <w:sz w:val="24"/>
          <w:szCs w:val="32"/>
          <w:lang w:val="en-US" w:eastAsia="zh-CN"/>
        </w:rPr>
      </w:pPr>
      <w:r>
        <w:rPr>
          <w:rFonts w:hint="eastAsia"/>
          <w:sz w:val="24"/>
          <w:szCs w:val="32"/>
          <w:lang w:val="en-US" w:eastAsia="zh-CN"/>
        </w:rPr>
        <w:t>实验总结</w:t>
      </w:r>
    </w:p>
    <w:p w14:paraId="17BA765E">
      <w:pPr>
        <w:numPr>
          <w:ilvl w:val="0"/>
          <w:numId w:val="0"/>
        </w:numPr>
        <w:ind w:leftChars="0"/>
        <w:rPr>
          <w:rFonts w:hint="eastAsia"/>
          <w:lang w:val="en-US" w:eastAsia="zh-CN"/>
        </w:rPr>
      </w:pPr>
    </w:p>
    <w:p w14:paraId="66381A6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通过本次实验，我较为系统地掌握了传统机器学习方法用于图像分类的基本流程。实验以 sklearn 自带的 digits 手写数字数据集为对象，首先完成了数据集加载、样本信息查看、图像可视化以及特征转换等步骤；随后将 8×8 的二维灰度图像展开为 64 维特征向量，并划分训练集和测试集；最后分别使用 KNN、朴素贝叶斯、逻辑回归、SVM、决策树和随机森林等分类模型进行训练与测试，并通过准确率、混淆矩阵和错误分类样本对模型效果进行分析。通过这一完整过程，我对传统机器学习处理图像分类任务的整体思路有了更加清晰的认识。</w:t>
      </w:r>
    </w:p>
    <w:p w14:paraId="1BCBEF6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从实验结果来看，不同分类器在同一数据集上的表现存在明显差异。KNN、SVM 和逻辑回归的分类准确率较高，说明这些模型在小规模、低维度的手写数字识别任务中具有较好的分类能力。其中，KNN 能够根据样本之间的相似性进行分类，在本实验中取得了较好的识别效果；SVM 通过寻找最大间隔分类边界，对数字类别具有较强的区分能力；逻辑回归虽然属于线性模型，但在该数据集上也表现稳定。相比之下，朴素贝叶斯和单棵决策树的准确率相对较低。朴素贝叶斯依赖特征独立性假设，而手写数字图像中的像素之间通常存在明显关联，因此其分类效果受到限制；决策树虽然结构直观、可解释性强，但容易受到噪声和局部特征影响，泛化能力相对不足。</w:t>
      </w:r>
    </w:p>
    <w:p w14:paraId="777CF52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本次实验也让我认识到，直接使用原始像素作为图像特征具有一定局限性。由于 digits 数据集中的图像分辨率仅为 8×8，图像细节较少，部分数字之间的笔画差异不能被充分保留，因此容易出现误判。例如，实验中 4、5、9 等数字之间存在一定混淆，主要原因在于这些数字在低分辨率条件下具有相似的局部结构。此外，不同人的手写风格存在差异，数字的笔画形状、倾斜程度和闭合程度不同，也会影响模型的判断。由此可见，原始像素特征虽然简单直观，但难以充分表达图像的边缘、形状和空间结构信息，对平移、旋转、缩放和笔画变形也较为敏感。</w:t>
      </w:r>
    </w:p>
    <w:p w14:paraId="2A0C6EF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总体而言，本次实验不仅加深了我对 KNN、朴素贝叶斯、逻辑回归、SVM、决策树和随机森林等传统分类算法的理解，也让我认识到模型选择、特征表示和数据质量对分类结果的重要影响。传统机器学习方法在简单图像分类任务中可以取得较好的效果，但在面对更复杂、更高分辨率或变化更大的图像数据时，仅依靠原始像素特征往往难以获得理想结果。因此，在后续学习中，还需要进一步掌握更有效的图像特征提取方法以及深度学习模型，为解决更复杂的图像识别问题打下基础。</w:t>
      </w:r>
    </w:p>
    <w:p w14:paraId="4A71F385">
      <w:pPr>
        <w:rPr>
          <w:rFonts w:hint="default"/>
          <w:lang w:val="en-US" w:eastAsia="zh-CN"/>
        </w:rPr>
      </w:pPr>
    </w:p>
    <w:p w14:paraId="21ED9FD3">
      <w:pPr>
        <w:numPr>
          <w:ilvl w:val="0"/>
          <w:numId w:val="1"/>
        </w:numPr>
        <w:ind w:left="0" w:leftChars="0" w:firstLine="0" w:firstLineChars="0"/>
        <w:rPr>
          <w:rFonts w:hint="eastAsia"/>
          <w:sz w:val="24"/>
          <w:szCs w:val="32"/>
          <w:lang w:val="en-US" w:eastAsia="zh-CN"/>
        </w:rPr>
      </w:pPr>
      <w:r>
        <w:rPr>
          <w:rFonts w:hint="eastAsia"/>
          <w:sz w:val="24"/>
          <w:szCs w:val="32"/>
          <w:lang w:val="en-US" w:eastAsia="zh-CN"/>
        </w:rPr>
        <w:t>思考题：</w:t>
      </w:r>
    </w:p>
    <w:p w14:paraId="532A8B08">
      <w:pPr>
        <w:numPr>
          <w:ilvl w:val="0"/>
          <w:numId w:val="0"/>
        </w:numPr>
        <w:ind w:leftChars="0"/>
        <w:rPr>
          <w:rFonts w:hint="eastAsia"/>
          <w:sz w:val="24"/>
          <w:szCs w:val="32"/>
          <w:lang w:val="en-US" w:eastAsia="zh-CN"/>
        </w:rPr>
      </w:pPr>
    </w:p>
    <w:p w14:paraId="5D8CB55A">
      <w:pPr>
        <w:numPr>
          <w:ilvl w:val="0"/>
          <w:numId w:val="4"/>
        </w:numPr>
      </w:pPr>
      <w:r>
        <w:t>为什么传统机器学习方法需要先把图像转换为特征向量？</w:t>
      </w:r>
    </w:p>
    <w:p w14:paraId="79DA3D2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传统机器学习模型通常不能直接处理二维图像矩阵，而是需要输入固定长度的一维数值特征。因此，在进行图像分类前，需要先把图像转换为特征向量。例如本实验中的手写数字图像大小为 8×8 像素，每个像素都可以看作一个灰度值，将 8 行像素按顺序展开后，就可以得到一个 64 维的特征向量。这样，图像就被转换成了模型能够识别和计算的数据形式。</w:t>
      </w:r>
    </w:p>
    <w:p w14:paraId="10FBFE7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通过这种转换，KNN 可以计算样本之间的距离，朴素贝叶斯可以计算类别概率，逻辑回归和 SVM 可以学习分类边界，决策树和随机森林也可以根据特征值进行分裂判断。因此，将图像转换为特征向量是传统机器学习进行图像分类的基础步骤。</w:t>
      </w:r>
    </w:p>
    <w:p w14:paraId="315EF44F"/>
    <w:p w14:paraId="186F00D8">
      <w:pPr>
        <w:numPr>
          <w:ilvl w:val="0"/>
          <w:numId w:val="4"/>
        </w:numPr>
        <w:ind w:left="0" w:leftChars="0" w:firstLine="0" w:firstLineChars="0"/>
      </w:pPr>
      <w:r>
        <w:t>KNN、SVM、决策树和随机森林的分类思想有什么不同？</w:t>
      </w:r>
    </w:p>
    <w:p w14:paraId="2240675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KNN 的分类思想是“相似的样本属于相同类别”。当一个新的测试样本输入模型后，KNN 会在训练集中寻找与它距离最近的 K 个样本，并根据这些邻近样本的类别进行多数投票，票数最多的类别就是最终预测结果。因此，KNN 主要依靠样本之间的距离进行分类。</w:t>
      </w:r>
    </w:p>
    <w:p w14:paraId="01B7FE0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SVM 的分类思想是寻找一个最优分类边界，使不同类别样本之间的间隔尽可能大。它重点关注靠近分类边界的样本，即支持向量，并通过这些关键样本确定分类超平面。SVM 的优点是分类边界较清晰，对高维特征具有较好的适应能力。</w:t>
      </w:r>
    </w:p>
    <w:p w14:paraId="3F9F6C9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决策树的分类思想类似于一系列判断题。它根据特征值不断进行条件判断，例如某个像素值是否大于某个阈值，然后逐层划分样本，最终在叶子节点给出分类结果。决策树结构直观，容易理解，但单棵树容易受到噪声影响。</w:t>
      </w:r>
    </w:p>
    <w:p w14:paraId="7720D3B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随机森林是在决策树基础上的集成模型。它不是只训练一棵树，而是训练多棵决策树，每棵树独立进行判断，最后通过多数投票得到最终分类结果。相比单棵决策树，随机森林能够降低过拟合风险，分类结果更加稳定。</w:t>
      </w:r>
    </w:p>
    <w:p w14:paraId="7A33E56B"/>
    <w:p w14:paraId="354E8718">
      <w:pPr>
        <w:numPr>
          <w:ilvl w:val="0"/>
          <w:numId w:val="4"/>
        </w:numPr>
        <w:ind w:left="0" w:leftChars="0" w:firstLine="0" w:firstLineChars="0"/>
      </w:pPr>
      <w:r>
        <w:t>为什么单棵决策树容易过拟合？</w:t>
      </w:r>
    </w:p>
    <w:p w14:paraId="33F6279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单棵决策树在训练过程中会不断根据特征对样本进行划分。如果不加限制，它可能会把训练集中的每一个细节都学习下来，甚至包括噪声、异常样本和偶然出现的局部规律。这样虽然可以让模型在训练集上表现很好，但这些规律并不一定适用于新的测试样本。</w:t>
      </w:r>
    </w:p>
    <w:p w14:paraId="22DDAC8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也就是说，单棵决策树容易出现“记住训练数据”而不是“学习一般规律”的问题。当测试数据与训练数据略有差异时，模型的判断就可能不准确，导致测试准确率下降。因此，单棵决策树的泛化能力较弱，容易发生过拟合。</w:t>
      </w:r>
    </w:p>
    <w:p w14:paraId="236B3765">
      <w:pPr>
        <w:numPr>
          <w:ilvl w:val="0"/>
          <w:numId w:val="4"/>
        </w:numPr>
        <w:ind w:left="0" w:leftChars="0" w:firstLine="0" w:firstLineChars="0"/>
      </w:pPr>
      <w:r>
        <w:t>为什么随机森林通常比单棵决策树更稳定？</w:t>
      </w:r>
    </w:p>
    <w:p w14:paraId="0BCEE0D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随机森林通常比单棵决策树更稳定，是因为它采用了集成学习的思想。随机森林会同时训练多棵决策树，每棵树使用的数据样本和特征都具有一定随机性，因此不同决策树的判断结果不会完全相同。这样可以避免模型过度依赖某一部分数据或某几个特征。</w:t>
      </w:r>
    </w:p>
    <w:p w14:paraId="14D518D2">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在最终分类时，随机森林不是依靠单棵树的判断，而是让多棵树共同投票决定结果。即使其中某些树出现错误判断，也可能被其他树的正确判断抵消。因此，随机森林能够降低单棵决策树对噪声和异常样本的敏感性，减少过拟合，提高模型的稳定性和泛化能力。</w:t>
      </w:r>
    </w:p>
    <w:p w14:paraId="5EAC8DAC">
      <w:pPr>
        <w:numPr>
          <w:ilvl w:val="0"/>
          <w:numId w:val="4"/>
        </w:numPr>
        <w:ind w:left="0" w:leftChars="0" w:firstLine="0" w:firstLineChars="0"/>
      </w:pPr>
      <w:r>
        <w:t>如果图像发生平移、旋转或缩放，直接使用原始像素作为特征会有什么问题？</w:t>
      </w:r>
    </w:p>
    <w:p w14:paraId="3C162A8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bookmarkStart w:id="0" w:name="_GoBack"/>
      <w:r>
        <w:rPr>
          <w:lang w:val="en-US" w:eastAsia="zh-CN"/>
        </w:rPr>
        <w:t>如果直接使用原始像素作为特征，模型主要学习的是每个像素位置上的灰度值分布。当图像发生平移、旋转或缩放时，数字的像素位置和形状都会发生变化，原来学到的像素模式就可能失效。例如，一个数字原本位于图像中央，平移后像素位置发生改变，模型可能会认为它与原来的数字不再相似。</w:t>
      </w:r>
    </w:p>
    <w:p w14:paraId="76391EA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此外，旋转和缩放会改变数字笔画的方向、长度和相对位置，使原本清晰的数字特征变得不稳定。对于手写数字来说，不同人的书写习惯本来就存在差异，如果再发生位置或角度变化，模型就更容易把形状相近的数字混淆，例如将 5 误判为 9，或将 4 误判为 9。</w:t>
      </w:r>
    </w:p>
    <w:p w14:paraId="0ACF69D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lang w:val="en-US" w:eastAsia="zh-CN"/>
        </w:rPr>
      </w:pPr>
      <w:r>
        <w:rPr>
          <w:lang w:val="en-US" w:eastAsia="zh-CN"/>
        </w:rPr>
        <w:t>因此，直接使用原始像素作为特征缺乏空间不变性，对图像的位置、方向和大小变化非常敏感。这说明传统机器学习方法在处理图像时，往往需要更有效的特征提取方法，才能提高模型对图像变化的适应能力。</w:t>
      </w:r>
    </w:p>
    <w:bookmarkEnd w:id="0"/>
    <w:p w14:paraId="7C5E9176">
      <w:pPr>
        <w:numPr>
          <w:ilvl w:val="0"/>
          <w:numId w:val="0"/>
        </w:numPr>
        <w:ind w:leftChars="0"/>
        <w:rPr>
          <w:rFonts w:hint="default"/>
          <w:sz w:val="24"/>
          <w:szCs w:val="32"/>
          <w:lang w:val="en-US" w:eastAsia="zh-CN"/>
        </w:rPr>
      </w:pPr>
    </w:p>
    <w:p w14:paraId="4998E57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984383"/>
    <w:multiLevelType w:val="singleLevel"/>
    <w:tmpl w:val="FC984383"/>
    <w:lvl w:ilvl="0" w:tentative="0">
      <w:start w:val="1"/>
      <w:numFmt w:val="decimal"/>
      <w:lvlText w:val="%1."/>
      <w:lvlJc w:val="left"/>
      <w:pPr>
        <w:tabs>
          <w:tab w:val="left" w:pos="312"/>
        </w:tabs>
      </w:pPr>
    </w:lvl>
  </w:abstractNum>
  <w:abstractNum w:abstractNumId="1">
    <w:nsid w:val="19035AE2"/>
    <w:multiLevelType w:val="singleLevel"/>
    <w:tmpl w:val="19035AE2"/>
    <w:lvl w:ilvl="0" w:tentative="0">
      <w:start w:val="1"/>
      <w:numFmt w:val="decimal"/>
      <w:suff w:val="space"/>
      <w:lvlText w:val="%1."/>
      <w:lvlJc w:val="left"/>
    </w:lvl>
  </w:abstractNum>
  <w:abstractNum w:abstractNumId="2">
    <w:nsid w:val="25BBDB0E"/>
    <w:multiLevelType w:val="singleLevel"/>
    <w:tmpl w:val="25BBDB0E"/>
    <w:lvl w:ilvl="0" w:tentative="0">
      <w:start w:val="1"/>
      <w:numFmt w:val="chineseCounting"/>
      <w:suff w:val="nothing"/>
      <w:lvlText w:val="%1．"/>
      <w:lvlJc w:val="left"/>
      <w:rPr>
        <w:rFonts w:hint="eastAsia"/>
      </w:rPr>
    </w:lvl>
  </w:abstractNum>
  <w:abstractNum w:abstractNumId="3">
    <w:nsid w:val="7000F127"/>
    <w:multiLevelType w:val="singleLevel"/>
    <w:tmpl w:val="7000F127"/>
    <w:lvl w:ilvl="0" w:tentative="0">
      <w:start w:val="1"/>
      <w:numFmt w:val="decimal"/>
      <w:suff w:val="space"/>
      <w:lvlText w:val="%1."/>
      <w:lvlJc w:val="left"/>
    </w:lvl>
  </w:abstractNum>
  <w:num w:numId="1">
    <w:abstractNumId w:val="2"/>
  </w:num>
  <w:num w:numId="2">
    <w:abstractNumId w:val="3"/>
  </w:num>
  <w:num w:numId="3">
    <w:abstractNumId w:val="0"/>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D77ED1"/>
    <w:rsid w:val="29F40821"/>
    <w:rsid w:val="704C4C6F"/>
    <w:rsid w:val="79801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2506</Words>
  <Characters>2726</Characters>
  <Lines>0</Lines>
  <Paragraphs>0</Paragraphs>
  <TotalTime>185</TotalTime>
  <ScaleCrop>false</ScaleCrop>
  <LinksUpToDate>false</LinksUpToDate>
  <CharactersWithSpaces>2873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2026-05-10T07:45:00Z</dcterms:created>
  <dc:creator>hpy33</dc:creator>
  <cp:lastModifiedBy>弈语星河</cp:lastModifiedBy>
  <dcterms:modified xsi:type="dcterms:W3CDTF">2026-05-13T10:39:08Z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eyJoZGlkIjoiOWE0YjQ2YzYxM2M4ZjE1YjZjYjM4OWFlYzc1NmE3ZWYiLCJ1c2VySWQiOiIxMzg0Nzk0ODgxIn0=</vt:lpwstr>
  </property>
  <property fmtid="{D5CDD505-2E9C-101B-9397-08002B2CF9AE}" pid="4" name="ICV">
    <vt:lpwstr>E35FBC5C359D4C4EB85447954F7CA919_12</vt:lpwstr>
  </property>
</Properties>
</file>